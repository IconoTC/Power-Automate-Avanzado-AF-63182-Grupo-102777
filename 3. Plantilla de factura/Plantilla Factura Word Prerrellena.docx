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2"/>
        <w:gridCol w:w="4715"/>
      </w:tblGrid>
      <w:tr w:rsidR="00460291" w14:paraId="603E44EF" w14:textId="77777777">
        <w:trPr>
          <w:trHeight w:val="1590"/>
        </w:trPr>
        <w:tc>
          <w:tcPr>
            <w:tcW w:w="50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E7" w14:textId="77777777" w:rsidR="00460291" w:rsidRDefault="00FF3E71">
            <w:pPr>
              <w:pStyle w:val="Heading1"/>
            </w:pPr>
            <w:r>
              <w:t>Empresa S.A.</w:t>
            </w:r>
          </w:p>
          <w:p w14:paraId="603E44E8" w14:textId="77777777" w:rsidR="00460291" w:rsidRDefault="00FF3E71">
            <w:pPr>
              <w:pStyle w:val="Eslogan"/>
            </w:pPr>
            <w:r>
              <w:t>Siempre a su servicio</w:t>
            </w:r>
          </w:p>
          <w:p w14:paraId="603E44E9" w14:textId="77777777" w:rsidR="00460291" w:rsidRDefault="00FF3E71">
            <w:r>
              <w:t>Calle falsa, 123</w:t>
            </w:r>
          </w:p>
          <w:p w14:paraId="603E44EA" w14:textId="77777777" w:rsidR="00460291" w:rsidRDefault="00FF3E71">
            <w:r>
              <w:t>Madrid, 28012</w:t>
            </w:r>
          </w:p>
          <w:p w14:paraId="603E44EB" w14:textId="77777777" w:rsidR="00460291" w:rsidRDefault="00FF3E71">
            <w:r>
              <w:rPr>
                <w:lang w:bidi="es-ES"/>
              </w:rPr>
              <w:t>Teléfono: Teléfono Fax Fax</w:t>
            </w:r>
          </w:p>
        </w:tc>
        <w:tc>
          <w:tcPr>
            <w:tcW w:w="4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EC" w14:textId="77777777" w:rsidR="00460291" w:rsidRDefault="00FF3E71">
            <w:pPr>
              <w:pStyle w:val="Title"/>
            </w:pPr>
            <w:r>
              <w:rPr>
                <w:lang w:bidi="es-ES"/>
              </w:rPr>
              <w:t>FACTURA</w:t>
            </w:r>
          </w:p>
          <w:p w14:paraId="603E44ED" w14:textId="77777777" w:rsidR="00460291" w:rsidRDefault="00FF3E71">
            <w:pPr>
              <w:pStyle w:val="Heading2"/>
            </w:pPr>
            <w:r>
              <w:rPr>
                <w:lang w:bidi="es-ES"/>
              </w:rPr>
              <w:t>Factura n.º</w:t>
            </w:r>
          </w:p>
          <w:p w14:paraId="603E44EE" w14:textId="78B49C9F" w:rsidR="00460291" w:rsidRDefault="00FF3E71">
            <w:pPr>
              <w:pStyle w:val="Heading2"/>
            </w:pPr>
            <w:r>
              <w:rPr>
                <w:lang w:bidi="es-ES"/>
              </w:rPr>
              <w:t xml:space="preserve">Fecha: </w:t>
            </w:r>
            <w:sdt>
              <w:sdtPr>
                <w:rPr>
                  <w:lang w:bidi="es-ES"/>
                </w:rPr>
                <w:alias w:val="FechaFactura"/>
                <w:tag w:val="FechaFactura"/>
                <w:id w:val="-2016224558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lang w:bidi="es-ES"/>
                  </w:rPr>
                  <w:t>Fecha</w:t>
                </w:r>
              </w:sdtContent>
            </w:sdt>
          </w:p>
        </w:tc>
      </w:tr>
      <w:tr w:rsidR="00460291" w14:paraId="603E44F7" w14:textId="77777777">
        <w:trPr>
          <w:trHeight w:val="1440"/>
        </w:trPr>
        <w:tc>
          <w:tcPr>
            <w:tcW w:w="50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F0" w14:textId="77777777" w:rsidR="00460291" w:rsidRDefault="00FF3E71">
            <w:pPr>
              <w:pStyle w:val="Heading3"/>
            </w:pPr>
            <w:r>
              <w:rPr>
                <w:lang w:bidi="es-ES"/>
              </w:rPr>
              <w:t>A:</w:t>
            </w:r>
          </w:p>
          <w:p w14:paraId="3AD52C77" w14:textId="77777777" w:rsidR="003D491D" w:rsidRDefault="00FF3E71">
            <w:pPr>
              <w:rPr>
                <w:del w:id="0" w:author="Microsoft Word" w:date="2026-07-09T12:10:00Z" w16du:dateUtc="2026-07-09T10:10:00Z"/>
                <w:lang w:bidi="es-ES"/>
              </w:rPr>
            </w:pPr>
            <w:del w:id="1" w:author="Microsoft Word" w:date="2026-07-09T12:10:00Z" w16du:dateUtc="2026-07-09T10:10:00Z">
              <w:r>
                <w:rPr>
                  <w:lang w:bidi="es-ES"/>
                </w:rPr>
                <w:delText>Dirección</w:delText>
              </w:r>
            </w:del>
          </w:p>
          <w:customXmlInsRangeStart w:id="2" w:author="Microsoft Word" w:date="2026-07-09T12:10:00Z"/>
          <w:sdt>
            <w:sdtPr>
              <w:rPr>
                <w:lang w:bidi="es-ES"/>
              </w:rPr>
              <w:alias w:val="NombreCliente"/>
              <w:tag w:val="NombreCliente"/>
              <w:id w:val="-1698534263"/>
              <w:placeholder>
                <w:docPart w:val="DefaultPlaceholder_-1854013440"/>
              </w:placeholder>
              <w:text/>
            </w:sdtPr>
            <w:sdtContent>
              <w:customXmlInsRangeEnd w:id="2"/>
              <w:p w14:paraId="603E44F1" w14:textId="43B2BBA3" w:rsidR="00460291" w:rsidRDefault="00FF3E71">
                <w:pPr>
                  <w:rPr>
                    <w:ins w:id="3" w:author="Microsoft Word" w:date="2026-07-09T12:10:00Z" w16du:dateUtc="2026-07-09T10:10:00Z"/>
                  </w:rPr>
                </w:pPr>
                <w:ins w:id="4" w:author="Microsoft Word" w:date="2026-07-09T12:10:00Z" w16du:dateUtc="2026-07-09T10:10:00Z">
                  <w:r>
                    <w:rPr>
                      <w:lang w:bidi="es-ES"/>
                    </w:rPr>
                    <w:t>Nombre del destinatario</w:t>
                  </w:r>
                </w:ins>
              </w:p>
              <w:customXmlInsRangeStart w:id="5" w:author="Microsoft Word" w:date="2026-07-09T12:10:00Z"/>
            </w:sdtContent>
          </w:sdt>
          <w:customXmlInsRangeEnd w:id="5"/>
          <w:sdt>
            <w:sdtPr>
              <w:rPr>
                <w:lang w:bidi="es-ES"/>
              </w:rPr>
              <w:alias w:val="DireccionCliente"/>
              <w:tag w:val="DireccionCliente"/>
              <w:id w:val="-1140179658"/>
              <w:placeholder>
                <w:docPart w:val="DefaultPlaceholder_-1854013440"/>
              </w:placeholder>
              <w:text/>
            </w:sdtPr>
            <w:sdtContent>
              <w:p w14:paraId="603E44F3" w14:textId="5CB9C6A0" w:rsidR="00460291" w:rsidRDefault="00FF3E71">
                <w:r>
                  <w:rPr>
                    <w:lang w:bidi="es-ES"/>
                  </w:rPr>
                  <w:t>Dirección</w:t>
                </w:r>
              </w:p>
            </w:sdtContent>
          </w:sdt>
          <w:p w14:paraId="603E44F5" w14:textId="005EFB84" w:rsidR="00460291" w:rsidRDefault="003D491D" w:rsidP="00C22195">
            <w:sdt>
              <w:sdtPr>
                <w:rPr>
                  <w:lang w:bidi="es-ES"/>
                </w:rPr>
                <w:alias w:val="Ciudad"/>
                <w:tag w:val="Ciudad"/>
                <w:id w:val="1212698614"/>
                <w:placeholder>
                  <w:docPart w:val="DefaultPlaceholder_-1854013440"/>
                </w:placeholder>
                <w:text/>
              </w:sdtPr>
              <w:sdtContent>
                <w:r w:rsidR="00FF3E71">
                  <w:rPr>
                    <w:lang w:bidi="es-ES"/>
                  </w:rPr>
                  <w:t>Ciudad</w:t>
                </w:r>
              </w:sdtContent>
            </w:sdt>
            <w:r w:rsidR="00FF3E71">
              <w:rPr>
                <w:lang w:bidi="es-ES"/>
              </w:rPr>
              <w:t xml:space="preserve">, </w:t>
            </w:r>
            <w:sdt>
              <w:sdtPr>
                <w:rPr>
                  <w:lang w:bidi="es-ES"/>
                </w:rPr>
                <w:alias w:val="provincia"/>
                <w:tag w:val="provincia"/>
                <w:id w:val="-236097806"/>
                <w:placeholder>
                  <w:docPart w:val="DefaultPlaceholder_-1854013440"/>
                </w:placeholder>
                <w:text/>
              </w:sdtPr>
              <w:sdtContent>
                <w:r w:rsidR="00FF3E71">
                  <w:rPr>
                    <w:lang w:bidi="es-ES"/>
                  </w:rPr>
                  <w:t>provincia</w:t>
                </w:r>
              </w:sdtContent>
            </w:sdt>
            <w:r w:rsidR="00FF3E71">
              <w:rPr>
                <w:lang w:bidi="es-ES"/>
              </w:rPr>
              <w:t xml:space="preserve"> y </w:t>
            </w:r>
            <w:sdt>
              <w:sdtPr>
                <w:rPr>
                  <w:lang w:bidi="es-ES"/>
                </w:rPr>
                <w:alias w:val="Cpostal"/>
                <w:tag w:val="Cpostal"/>
                <w:id w:val="-522794608"/>
                <w:placeholder>
                  <w:docPart w:val="DefaultPlaceholder_-1854013440"/>
                </w:placeholder>
                <w:text/>
              </w:sdtPr>
              <w:sdtContent>
                <w:r w:rsidR="00FF3E71">
                  <w:rPr>
                    <w:lang w:bidi="es-ES"/>
                  </w:rPr>
                  <w:t>código postal</w:t>
                </w:r>
              </w:sdtContent>
            </w:sdt>
          </w:p>
        </w:tc>
        <w:tc>
          <w:tcPr>
            <w:tcW w:w="47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44F6" w14:textId="77777777" w:rsidR="00460291" w:rsidRDefault="00460291"/>
        </w:tc>
      </w:tr>
    </w:tbl>
    <w:p w14:paraId="603E44F8" w14:textId="77777777" w:rsidR="00460291" w:rsidRDefault="00460291">
      <w:pPr>
        <w:rPr>
          <w:vanish/>
        </w:rPr>
      </w:pPr>
    </w:p>
    <w:tbl>
      <w:tblPr>
        <w:tblW w:w="97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7"/>
      </w:tblGrid>
      <w:tr w:rsidR="00460291" w14:paraId="603E44FB" w14:textId="77777777">
        <w:trPr>
          <w:trHeight w:val="1152"/>
        </w:trPr>
        <w:tc>
          <w:tcPr>
            <w:tcW w:w="9747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603E44F9" w14:textId="77777777" w:rsidR="00460291" w:rsidRDefault="00FF3E71">
            <w:pPr>
              <w:pStyle w:val="Heading3"/>
            </w:pPr>
            <w:r>
              <w:rPr>
                <w:lang w:bidi="es-ES"/>
              </w:rPr>
              <w:t>Comentarios o instrucciones especiales:</w:t>
            </w:r>
          </w:p>
          <w:p w14:paraId="603E44FA" w14:textId="77777777" w:rsidR="00460291" w:rsidRDefault="00FF3E71">
            <w:r>
              <w:rPr>
                <w:lang w:bidi="es-ES"/>
              </w:rPr>
              <w:t>Para empezar inmediatamente, pulse el texto de cualquier marcador de posición (como este, por ejemplo) y comience a escribir para reemplazarlo por el suyo propio.</w:t>
            </w:r>
          </w:p>
        </w:tc>
      </w:tr>
    </w:tbl>
    <w:p w14:paraId="603E44FC" w14:textId="77777777" w:rsidR="00460291" w:rsidRDefault="00460291"/>
    <w:tbl>
      <w:tblPr>
        <w:tblW w:w="97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  <w:gridCol w:w="5501"/>
        <w:gridCol w:w="1404"/>
        <w:gridCol w:w="1020"/>
      </w:tblGrid>
      <w:tr w:rsidR="00460291" w14:paraId="603E4501" w14:textId="77777777">
        <w:trPr>
          <w:trHeight w:val="230"/>
        </w:trPr>
        <w:tc>
          <w:tcPr>
            <w:tcW w:w="18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D" w14:textId="77777777" w:rsidR="00460291" w:rsidRDefault="00FF3E71">
            <w:pPr>
              <w:pStyle w:val="Heading4"/>
              <w:spacing w:line="240" w:lineRule="auto"/>
            </w:pPr>
            <w:r>
              <w:rPr>
                <w:bCs/>
                <w:lang w:bidi="es-ES"/>
              </w:rPr>
              <w:t>CANTIDAD</w:t>
            </w:r>
          </w:p>
        </w:tc>
        <w:tc>
          <w:tcPr>
            <w:tcW w:w="55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E" w14:textId="77777777" w:rsidR="00460291" w:rsidRDefault="00FF3E71">
            <w:pPr>
              <w:pStyle w:val="Heading4"/>
              <w:spacing w:line="240" w:lineRule="auto"/>
            </w:pPr>
            <w:r>
              <w:rPr>
                <w:bCs/>
                <w:lang w:bidi="es-ES"/>
              </w:rPr>
              <w:t>DESCRIPCIÓN</w:t>
            </w:r>
          </w:p>
        </w:tc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4FF" w14:textId="77777777" w:rsidR="00460291" w:rsidRDefault="00FF3E71">
            <w:pPr>
              <w:pStyle w:val="Heading4"/>
              <w:spacing w:line="240" w:lineRule="auto"/>
            </w:pPr>
            <w:r>
              <w:rPr>
                <w:bCs/>
                <w:lang w:bidi="es-ES"/>
              </w:rPr>
              <w:t>PRECIO POR UNIDAD</w:t>
            </w:r>
          </w:p>
        </w:tc>
        <w:tc>
          <w:tcPr>
            <w:tcW w:w="1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3E4500" w14:textId="77777777" w:rsidR="00460291" w:rsidRDefault="00FF3E71">
            <w:pPr>
              <w:pStyle w:val="Heading4"/>
              <w:spacing w:line="240" w:lineRule="auto"/>
            </w:pPr>
            <w:r>
              <w:rPr>
                <w:bCs/>
                <w:lang w:bidi="es-ES"/>
              </w:rPr>
              <w:t>TOTAL</w:t>
            </w:r>
          </w:p>
        </w:tc>
      </w:tr>
      <w:sdt>
        <w:sdtPr>
          <w:rPr>
            <w:szCs w:val="20"/>
          </w:rPr>
          <w:alias w:val="Productos"/>
          <w:tag w:val="Productos"/>
          <w:id w:val="-1001740514"/>
          <w15:repeatingSection/>
        </w:sdtPr>
        <w:sdtContent>
          <w:sdt>
            <w:sdtPr>
              <w:rPr>
                <w:szCs w:val="20"/>
              </w:rPr>
              <w:id w:val="-952552691"/>
              <w:placeholder>
                <w:docPart w:val="DefaultPlaceholder_-1854013435"/>
              </w:placeholder>
              <w15:repeatingSectionItem/>
            </w:sdtPr>
            <w:sdtContent>
              <w:tr w:rsidR="00460291" w14:paraId="603E4506" w14:textId="77777777">
                <w:sdt>
                  <w:sdtPr>
                    <w:rPr>
                      <w:szCs w:val="20"/>
                    </w:rPr>
                    <w:alias w:val="Cantidad"/>
                    <w:tag w:val="Cantidad"/>
                    <w:id w:val="337349653"/>
                    <w:placeholder>
                      <w:docPart w:val="E000FE11C01AFA45B7616830D640FCF5"/>
                    </w:placeholder>
                    <w:showingPlcHdr/>
                    <w:text/>
                  </w:sdtPr>
                  <w:sdtEndPr>
                    <w:rPr>
                      <w:szCs w:val="18"/>
                    </w:rPr>
                  </w:sdtEndPr>
                  <w:sdtContent>
                    <w:tc>
                      <w:tcPr>
                        <w:tcW w:w="1817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2" w14:textId="299175CA" w:rsidR="00460291" w:rsidRDefault="00C22195">
                        <w:pPr>
                          <w:pStyle w:val="Cantidad"/>
                          <w:spacing w:line="240" w:lineRule="auto"/>
                        </w:pPr>
                        <w:r w:rsidRPr="00223176">
                          <w:rPr>
                            <w:rStyle w:val="PlaceholderText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DescripcionProducto"/>
                    <w:tag w:val="DescripcionProducto"/>
                    <w:id w:val="-283813102"/>
                    <w:placeholder>
                      <w:docPart w:val="849BB4E0049D4C4D8CEFE323FC3C9F9B"/>
                    </w:placeholder>
                    <w:showingPlcHdr/>
                    <w:text/>
                  </w:sdtPr>
                  <w:sdtContent>
                    <w:tc>
                      <w:tcPr>
                        <w:tcW w:w="5501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3" w14:textId="0DD00AE8" w:rsidR="00460291" w:rsidRDefault="00C22195">
                        <w:pPr>
                          <w:spacing w:line="240" w:lineRule="auto"/>
                        </w:pPr>
                        <w:r w:rsidRPr="00223176">
                          <w:rPr>
                            <w:rStyle w:val="PlaceholderText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PrecioPorUnidad"/>
                    <w:tag w:val="PrecioPorUnidad"/>
                    <w:id w:val="-1132242483"/>
                    <w:placeholder>
                      <w:docPart w:val="35D60FD7F9D8674E95D4C11D53E39D11"/>
                    </w:placeholder>
                    <w:showingPlcHdr/>
                    <w:text/>
                  </w:sdtPr>
                  <w:sdtContent>
                    <w:tc>
                      <w:tcPr>
                        <w:tcW w:w="1404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4" w14:textId="369CAEB3" w:rsidR="00460291" w:rsidRDefault="00C22195">
                        <w:pPr>
                          <w:pStyle w:val="Importe"/>
                          <w:spacing w:line="240" w:lineRule="auto"/>
                        </w:pPr>
                        <w:r w:rsidRPr="00223176">
                          <w:rPr>
                            <w:rStyle w:val="PlaceholderText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TotalProducto"/>
                    <w:tag w:val="TotalProducto"/>
                    <w:id w:val="-2055617607"/>
                    <w:placeholder>
                      <w:docPart w:val="90104B0A0E86984EA8AEC260C9614E57"/>
                    </w:placeholder>
                    <w:showingPlcHdr/>
                    <w:text/>
                  </w:sdtPr>
                  <w:sdtContent>
                    <w:tc>
                      <w:tcPr>
                        <w:tcW w:w="1020" w:type="dxa"/>
                        <w:tcBorders>
                          <w:top w:val="single" w:sz="4" w:space="0" w:color="A6A6A6"/>
                          <w:left w:val="single" w:sz="4" w:space="0" w:color="A6A6A6"/>
                          <w:bottom w:val="single" w:sz="4" w:space="0" w:color="A6A6A6"/>
                          <w:right w:val="single" w:sz="4" w:space="0" w:color="A6A6A6"/>
                        </w:tcBorders>
                        <w:tcMar>
                          <w:top w:w="72" w:type="dxa"/>
                          <w:left w:w="216" w:type="dxa"/>
                          <w:bottom w:w="72" w:type="dxa"/>
                          <w:right w:w="216" w:type="dxa"/>
                        </w:tcMar>
                        <w:vAlign w:val="center"/>
                      </w:tcPr>
                      <w:p w14:paraId="603E4505" w14:textId="046BAB53" w:rsidR="00460291" w:rsidRDefault="00C22195">
                        <w:pPr>
                          <w:pStyle w:val="Importe"/>
                          <w:spacing w:line="240" w:lineRule="auto"/>
                        </w:pPr>
                        <w:r w:rsidRPr="00223176">
                          <w:rPr>
                            <w:rStyle w:val="PlaceholderText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03E452A" w14:textId="77777777" w:rsidR="00460291" w:rsidRDefault="00460291">
      <w:pPr>
        <w:rPr>
          <w:vanish/>
        </w:rPr>
      </w:pPr>
    </w:p>
    <w:tbl>
      <w:tblPr>
        <w:tblW w:w="18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</w:tblGrid>
      <w:tr w:rsidR="00C22195" w14:paraId="603E452E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2B" w14:textId="77777777" w:rsidR="00C22195" w:rsidRDefault="00C22195">
            <w:pPr>
              <w:rPr>
                <w:b/>
                <w:bCs/>
              </w:rPr>
            </w:pPr>
          </w:p>
        </w:tc>
      </w:tr>
      <w:tr w:rsidR="00C22195" w14:paraId="603E4532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2F" w14:textId="77777777" w:rsidR="00C22195" w:rsidRDefault="00C22195"/>
        </w:tc>
      </w:tr>
      <w:tr w:rsidR="00C22195" w14:paraId="603E4536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33" w14:textId="77777777" w:rsidR="00C22195" w:rsidRDefault="00C22195"/>
        </w:tc>
      </w:tr>
      <w:tr w:rsidR="00C22195" w14:paraId="603E453A" w14:textId="77777777" w:rsidTr="00C22195">
        <w:tc>
          <w:tcPr>
            <w:tcW w:w="181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E4537" w14:textId="77777777" w:rsidR="00C22195" w:rsidRDefault="00C22195"/>
        </w:tc>
      </w:tr>
    </w:tbl>
    <w:p w14:paraId="603E453B" w14:textId="77777777" w:rsidR="00460291" w:rsidRDefault="00FF3E71">
      <w:pPr>
        <w:pStyle w:val="Instrucciones"/>
      </w:pPr>
      <w:r>
        <w:rPr>
          <w:lang w:bidi="es-ES"/>
        </w:rPr>
        <w:t xml:space="preserve">Todos los cheques se extenderán a nombre de </w:t>
      </w:r>
      <w:r>
        <w:t>Empresa S.A.</w:t>
      </w:r>
    </w:p>
    <w:p w14:paraId="603E453C" w14:textId="77777777" w:rsidR="00460291" w:rsidRDefault="00FF3E71">
      <w:pPr>
        <w:pStyle w:val="Instrucciones"/>
      </w:pPr>
      <w:r>
        <w:rPr>
          <w:lang w:bidi="es-ES"/>
        </w:rPr>
        <w:t>Si tiene alguna duda sobre esta factura, póngase en contacto con Nombre, Teléfono, Correo electrónico</w:t>
      </w:r>
    </w:p>
    <w:p w14:paraId="603E453D" w14:textId="77777777" w:rsidR="00460291" w:rsidRDefault="00FF3E71">
      <w:pPr>
        <w:pStyle w:val="Gracias"/>
      </w:pPr>
      <w:r>
        <w:rPr>
          <w:lang w:bidi="es-ES"/>
        </w:rPr>
        <w:t>¡Gracias por su confianza!</w:t>
      </w:r>
    </w:p>
    <w:sectPr w:rsidR="0046029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080" w:right="1080" w:bottom="1008" w:left="1080" w:header="720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4A107" w14:textId="77777777" w:rsidR="00E25EEC" w:rsidRDefault="00E25EEC">
      <w:pPr>
        <w:spacing w:line="240" w:lineRule="auto"/>
      </w:pPr>
      <w:r>
        <w:separator/>
      </w:r>
    </w:p>
  </w:endnote>
  <w:endnote w:type="continuationSeparator" w:id="0">
    <w:p w14:paraId="037B7E6E" w14:textId="77777777" w:rsidR="00E25EEC" w:rsidRDefault="00E25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F1" w14:textId="77777777" w:rsidR="00FF3E71" w:rsidRDefault="00FF3E71">
    <w:pPr>
      <w:pStyle w:val="Footer"/>
    </w:pPr>
    <w:r>
      <w:rPr>
        <w:lang w:bidi="es-ES"/>
      </w:rPr>
      <w:fldChar w:fldCharType="begin"/>
    </w:r>
    <w:r>
      <w:rPr>
        <w:lang w:bidi="es-ES"/>
      </w:rPr>
      <w:instrText xml:space="preserve"> PAGE </w:instrText>
    </w:r>
    <w:r>
      <w:rPr>
        <w:lang w:bidi="es-ES"/>
      </w:rPr>
      <w:fldChar w:fldCharType="separate"/>
    </w:r>
    <w:r>
      <w:rPr>
        <w:lang w:bidi="es-ES"/>
      </w:rPr>
      <w:t>2</w:t>
    </w:r>
    <w:r>
      <w:rPr>
        <w:lang w:bidi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F5" w14:textId="77777777" w:rsidR="00FF3E71" w:rsidRDefault="00FF3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9FA2" w14:textId="77777777" w:rsidR="00E25EEC" w:rsidRDefault="00E25EEC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23D21DC6" w14:textId="77777777" w:rsidR="00E25EEC" w:rsidRDefault="00E25E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EF" w14:textId="77777777" w:rsidR="00FF3E71" w:rsidRDefault="00FF3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44F3" w14:textId="77777777" w:rsidR="00FF3E71" w:rsidRDefault="00FF3E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91"/>
    <w:rsid w:val="00077FB7"/>
    <w:rsid w:val="00181208"/>
    <w:rsid w:val="001D5D87"/>
    <w:rsid w:val="001F0A38"/>
    <w:rsid w:val="00280B5B"/>
    <w:rsid w:val="003D491D"/>
    <w:rsid w:val="00460291"/>
    <w:rsid w:val="005864DD"/>
    <w:rsid w:val="006270D6"/>
    <w:rsid w:val="007A73D5"/>
    <w:rsid w:val="008758B9"/>
    <w:rsid w:val="008D41C2"/>
    <w:rsid w:val="009A2078"/>
    <w:rsid w:val="00C22195"/>
    <w:rsid w:val="00E25EEC"/>
    <w:rsid w:val="00E876F8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44E7"/>
  <w15:docId w15:val="{91944B04-7395-4484-ABBA-A97A73BB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PGothic" w:hAnsi="Arial" w:cs="Arial"/>
        <w:sz w:val="18"/>
        <w:szCs w:val="18"/>
        <w:lang w:val="es-ES" w:eastAsia="ja-JP" w:bidi="ar-SA"/>
      </w:rPr>
    </w:rPrDefault>
    <w:pPrDefault>
      <w:pPr>
        <w:autoSpaceDN w:val="0"/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pacing w:val="4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24"/>
    </w:rPr>
  </w:style>
  <w:style w:type="paragraph" w:styleId="Heading2">
    <w:name w:val="heading 2"/>
    <w:basedOn w:val="Normal"/>
    <w:uiPriority w:val="9"/>
    <w:unhideWhenUsed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uiPriority w:val="9"/>
    <w:unhideWhenUsed/>
    <w:qFormat/>
    <w:pPr>
      <w:keepNext/>
      <w:keepLines/>
      <w:jc w:val="center"/>
      <w:outlineLvl w:val="3"/>
    </w:pPr>
    <w:rPr>
      <w:b/>
      <w:iCs/>
      <w:cap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365F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i/>
      <w:iCs/>
      <w:color w:val="243F60"/>
    </w:rPr>
  </w:style>
  <w:style w:type="paragraph" w:styleId="Heading8">
    <w:name w:val="heading 8"/>
    <w:basedOn w:val="Normal"/>
    <w:next w:val="Normal"/>
    <w:pPr>
      <w:keepNext/>
      <w:keepLines/>
      <w:spacing w:before="40"/>
      <w:outlineLvl w:val="7"/>
    </w:pPr>
    <w:rPr>
      <w:color w:val="272727"/>
      <w:szCs w:val="21"/>
    </w:rPr>
  </w:style>
  <w:style w:type="paragraph" w:styleId="Heading9">
    <w:name w:val="heading 9"/>
    <w:basedOn w:val="Normal"/>
    <w:next w:val="Normal"/>
    <w:pPr>
      <w:keepNext/>
      <w:keepLines/>
      <w:spacing w:before="40"/>
      <w:outlineLvl w:val="8"/>
    </w:pPr>
    <w:rPr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rPr>
      <w:b/>
      <w:bCs/>
      <w:caps w:val="0"/>
      <w:smallCaps/>
      <w:color w:val="365F91"/>
      <w:spacing w:val="0"/>
    </w:rPr>
  </w:style>
  <w:style w:type="character" w:customStyle="1" w:styleId="Ttulo1Car">
    <w:name w:val="Título 1 Car"/>
    <w:basedOn w:val="DefaultParagraphFont"/>
    <w:rPr>
      <w:rFonts w:ascii="Arial" w:hAnsi="Arial" w:cs="Times New Roman"/>
      <w:b/>
      <w:sz w:val="24"/>
      <w:szCs w:val="18"/>
      <w:lang w:eastAsia="en-US"/>
    </w:rPr>
  </w:style>
  <w:style w:type="character" w:customStyle="1" w:styleId="Ttulo2Car">
    <w:name w:val="Título 2 Car"/>
    <w:basedOn w:val="DefaultParagraphFont"/>
    <w:rPr>
      <w:rFonts w:cs="Times New Roman"/>
      <w:caps/>
      <w:sz w:val="18"/>
      <w:szCs w:val="18"/>
      <w:lang w:eastAsia="en-US"/>
    </w:rPr>
  </w:style>
  <w:style w:type="character" w:customStyle="1" w:styleId="Ttulo3Car">
    <w:name w:val="Título 3 Car"/>
    <w:basedOn w:val="DefaultParagraphFont"/>
    <w:rPr>
      <w:rFonts w:cs="Times New Roman"/>
      <w:b/>
      <w:caps/>
      <w:sz w:val="18"/>
      <w:szCs w:val="16"/>
      <w:lang w:eastAsia="en-US"/>
    </w:rPr>
  </w:style>
  <w:style w:type="paragraph" w:customStyle="1" w:styleId="Importe">
    <w:name w:val="Importe"/>
    <w:basedOn w:val="Normal"/>
    <w:pPr>
      <w:jc w:val="right"/>
    </w:pPr>
    <w:rPr>
      <w:szCs w:val="20"/>
    </w:rPr>
  </w:style>
  <w:style w:type="paragraph" w:customStyle="1" w:styleId="Instrucciones">
    <w:name w:val="Instrucciones"/>
    <w:basedOn w:val="Normal"/>
    <w:pPr>
      <w:spacing w:before="240"/>
      <w:contextualSpacing/>
    </w:pPr>
  </w:style>
  <w:style w:type="paragraph" w:customStyle="1" w:styleId="Eslogan">
    <w:name w:val="Eslogan"/>
    <w:basedOn w:val="Normal"/>
    <w:pPr>
      <w:spacing w:after="240"/>
    </w:pPr>
    <w:rPr>
      <w:i/>
      <w:color w:val="595959"/>
    </w:rPr>
  </w:style>
  <w:style w:type="paragraph" w:customStyle="1" w:styleId="Gracias">
    <w:name w:val="Gracias"/>
    <w:basedOn w:val="Normal"/>
    <w:next w:val="Normal"/>
    <w:pPr>
      <w:spacing w:before="600"/>
      <w:jc w:val="center"/>
    </w:pPr>
    <w:rPr>
      <w:b/>
      <w:caps/>
    </w:rPr>
  </w:style>
  <w:style w:type="paragraph" w:styleId="Title">
    <w:name w:val="Title"/>
    <w:basedOn w:val="Normal"/>
    <w:uiPriority w:val="10"/>
    <w:qFormat/>
    <w:pPr>
      <w:spacing w:after="400"/>
      <w:contextualSpacing/>
      <w:jc w:val="right"/>
    </w:pPr>
    <w:rPr>
      <w:b/>
      <w:caps/>
      <w:color w:val="595959"/>
      <w:kern w:val="3"/>
      <w:sz w:val="40"/>
      <w:szCs w:val="56"/>
    </w:rPr>
  </w:style>
  <w:style w:type="character" w:customStyle="1" w:styleId="TtuloCar">
    <w:name w:val="Título Car"/>
    <w:basedOn w:val="DefaultParagraphFont"/>
    <w:rPr>
      <w:rFonts w:ascii="Arial" w:eastAsia="MS PGothic" w:hAnsi="Arial" w:cs="Arial"/>
      <w:b/>
      <w:caps/>
      <w:color w:val="595959"/>
      <w:spacing w:val="4"/>
      <w:kern w:val="3"/>
      <w:sz w:val="40"/>
      <w:szCs w:val="5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Header">
    <w:name w:val="header"/>
    <w:basedOn w:val="Normal"/>
    <w:pPr>
      <w:spacing w:line="240" w:lineRule="auto"/>
    </w:pPr>
  </w:style>
  <w:style w:type="character" w:customStyle="1" w:styleId="EncabezadoCar">
    <w:name w:val="Encabezado Car"/>
    <w:basedOn w:val="DefaultParagraphFont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pPr>
      <w:spacing w:line="240" w:lineRule="auto"/>
    </w:pPr>
  </w:style>
  <w:style w:type="character" w:customStyle="1" w:styleId="PiedepginaCar">
    <w:name w:val="Pie de página Car"/>
    <w:basedOn w:val="DefaultParagraphFont"/>
    <w:rPr>
      <w:rFonts w:cs="Times New Roman"/>
      <w:sz w:val="18"/>
      <w:szCs w:val="18"/>
      <w:lang w:eastAsia="en-US"/>
    </w:rPr>
  </w:style>
  <w:style w:type="paragraph" w:customStyle="1" w:styleId="Cantidad">
    <w:name w:val="Cantidad"/>
    <w:basedOn w:val="Normal"/>
    <w:pPr>
      <w:jc w:val="center"/>
    </w:pPr>
  </w:style>
  <w:style w:type="character" w:customStyle="1" w:styleId="Ttulo4Car">
    <w:name w:val="Título 4 Car"/>
    <w:basedOn w:val="DefaultParagraphFont"/>
    <w:rPr>
      <w:rFonts w:ascii="Arial" w:eastAsia="MS PGothic" w:hAnsi="Arial" w:cs="Arial"/>
      <w:b/>
      <w:iCs/>
      <w:caps/>
      <w:sz w:val="18"/>
      <w:szCs w:val="18"/>
      <w:lang w:eastAsia="en-US"/>
    </w:rPr>
  </w:style>
  <w:style w:type="character" w:customStyle="1" w:styleId="Ttulo5Car">
    <w:name w:val="Título 5 Car"/>
    <w:basedOn w:val="DefaultParagraphFont"/>
    <w:rPr>
      <w:rFonts w:ascii="Arial" w:eastAsia="MS PGothic" w:hAnsi="Arial" w:cs="Arial"/>
      <w:color w:val="365F91"/>
      <w:spacing w:val="4"/>
    </w:rPr>
  </w:style>
  <w:style w:type="character" w:customStyle="1" w:styleId="Ttulo6Car">
    <w:name w:val="Título 6 Car"/>
    <w:basedOn w:val="DefaultParagraphFont"/>
    <w:rPr>
      <w:rFonts w:ascii="Arial" w:eastAsia="MS PGothic" w:hAnsi="Arial" w:cs="Arial"/>
      <w:color w:val="243F60"/>
      <w:spacing w:val="4"/>
    </w:rPr>
  </w:style>
  <w:style w:type="character" w:customStyle="1" w:styleId="Ttulo7Car">
    <w:name w:val="Título 7 Car"/>
    <w:basedOn w:val="DefaultParagraphFont"/>
    <w:rPr>
      <w:rFonts w:ascii="Arial" w:eastAsia="MS PGothic" w:hAnsi="Arial" w:cs="Arial"/>
      <w:i/>
      <w:iCs/>
      <w:color w:val="243F60"/>
      <w:spacing w:val="4"/>
    </w:rPr>
  </w:style>
  <w:style w:type="character" w:customStyle="1" w:styleId="Ttulo8Car">
    <w:name w:val="Título 8 Car"/>
    <w:basedOn w:val="DefaultParagraphFont"/>
    <w:rPr>
      <w:rFonts w:ascii="Arial" w:eastAsia="MS PGothic" w:hAnsi="Arial" w:cs="Arial"/>
      <w:color w:val="272727"/>
      <w:spacing w:val="4"/>
      <w:szCs w:val="21"/>
    </w:rPr>
  </w:style>
  <w:style w:type="character" w:customStyle="1" w:styleId="Ttulo9Car">
    <w:name w:val="Título 9 Car"/>
    <w:basedOn w:val="DefaultParagraphFont"/>
    <w:rPr>
      <w:rFonts w:ascii="Arial" w:eastAsia="MS PGothic" w:hAnsi="Arial" w:cs="Arial"/>
      <w:i/>
      <w:iCs/>
      <w:color w:val="272727"/>
      <w:spacing w:val="4"/>
      <w:szCs w:val="21"/>
    </w:rPr>
  </w:style>
  <w:style w:type="character" w:styleId="IntenseEmphasis">
    <w:name w:val="Intense Emphasis"/>
    <w:basedOn w:val="DefaultParagraphFont"/>
    <w:rPr>
      <w:i/>
      <w:iCs/>
      <w:color w:val="365F91"/>
    </w:rPr>
  </w:style>
  <w:style w:type="paragraph" w:styleId="IntenseQuote">
    <w:name w:val="Intense Quote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CitadestacadaCar">
    <w:name w:val="Cita destacada Car"/>
    <w:basedOn w:val="DefaultParagraphFont"/>
    <w:rPr>
      <w:i/>
      <w:iCs/>
      <w:color w:val="365F91"/>
      <w:spacing w:val="4"/>
    </w:rPr>
  </w:style>
  <w:style w:type="paragraph" w:styleId="BlockText">
    <w:name w:val="Block Text"/>
    <w:basedOn w:val="Normal"/>
    <w:pPr>
      <w:pBdr>
        <w:top w:val="single" w:sz="2" w:space="10" w:color="365F91"/>
        <w:left w:val="single" w:sz="2" w:space="10" w:color="365F91"/>
        <w:bottom w:val="single" w:sz="2" w:space="10" w:color="365F91"/>
        <w:right w:val="single" w:sz="2" w:space="10" w:color="365F91"/>
      </w:pBdr>
      <w:ind w:left="1152" w:right="1152"/>
    </w:pPr>
    <w:rPr>
      <w:i/>
      <w:iCs/>
      <w:color w:val="365F91"/>
    </w:rPr>
  </w:style>
  <w:style w:type="character" w:customStyle="1" w:styleId="Mencinnoresuelta1">
    <w:name w:val="Mención no resuelta 1"/>
    <w:basedOn w:val="DefaultParagraphFont"/>
    <w:rPr>
      <w:color w:val="595959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DB830-C4AA-4293-B1CE-2924391D1EE9}"/>
      </w:docPartPr>
      <w:docPartBody>
        <w:p w:rsidR="00235D83" w:rsidRDefault="008B7122">
          <w:r w:rsidRPr="00223176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7A329-F7E8-4EA8-8FC1-1386223BD648}"/>
      </w:docPartPr>
      <w:docPartBody>
        <w:p w:rsidR="00235D83" w:rsidRDefault="008B7122">
          <w:r w:rsidRPr="00223176">
            <w:rPr>
              <w:rStyle w:val="PlaceholderText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000FE11C01AFA45B7616830D640F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F3790-D45A-5347-BBE7-CA4DA89AB8C0}"/>
      </w:docPartPr>
      <w:docPartBody>
        <w:p w:rsidR="004579AB" w:rsidRDefault="00750538" w:rsidP="00750538">
          <w:pPr>
            <w:pStyle w:val="E000FE11C01AFA45B7616830D640FCF5"/>
          </w:pPr>
          <w:r w:rsidRPr="00223176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849BB4E0049D4C4D8CEFE323FC3C9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46B0B-DBA2-AD49-AE0C-2F7E31A19953}"/>
      </w:docPartPr>
      <w:docPartBody>
        <w:p w:rsidR="004579AB" w:rsidRDefault="00750538" w:rsidP="00750538">
          <w:pPr>
            <w:pStyle w:val="849BB4E0049D4C4D8CEFE323FC3C9F9B"/>
          </w:pPr>
          <w:r w:rsidRPr="00223176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35D60FD7F9D8674E95D4C11D53E39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CB1E6-330D-0546-B6A9-F3136B8832A6}"/>
      </w:docPartPr>
      <w:docPartBody>
        <w:p w:rsidR="004579AB" w:rsidRDefault="00750538" w:rsidP="00750538">
          <w:pPr>
            <w:pStyle w:val="35D60FD7F9D8674E95D4C11D53E39D11"/>
          </w:pPr>
          <w:r w:rsidRPr="00223176">
            <w:rPr>
              <w:rStyle w:val="PlaceholderText"/>
            </w:rPr>
            <w:t>Haga clic o pulse aquí para escribir texto.</w:t>
          </w:r>
        </w:p>
      </w:docPartBody>
    </w:docPart>
    <w:docPart>
      <w:docPartPr>
        <w:name w:val="90104B0A0E86984EA8AEC260C9614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17179-6D58-284D-BB77-88CA918F205B}"/>
      </w:docPartPr>
      <w:docPartBody>
        <w:p w:rsidR="004579AB" w:rsidRDefault="00750538" w:rsidP="00750538">
          <w:pPr>
            <w:pStyle w:val="90104B0A0E86984EA8AEC260C9614E57"/>
          </w:pPr>
          <w:r w:rsidRPr="00223176">
            <w:rPr>
              <w:rStyle w:val="PlaceholderText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22"/>
    <w:rsid w:val="00077FB7"/>
    <w:rsid w:val="00235D83"/>
    <w:rsid w:val="004579AB"/>
    <w:rsid w:val="005864DD"/>
    <w:rsid w:val="00750538"/>
    <w:rsid w:val="008B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750538"/>
    <w:rPr>
      <w:color w:val="808080"/>
    </w:rPr>
  </w:style>
  <w:style w:type="paragraph" w:customStyle="1" w:styleId="E000FE11C01AFA45B7616830D640FCF5">
    <w:name w:val="E000FE11C01AFA45B7616830D640FCF5"/>
    <w:rsid w:val="00750538"/>
    <w:pPr>
      <w:suppressAutoHyphens/>
      <w:autoSpaceDN w:val="0"/>
      <w:spacing w:after="0" w:line="264" w:lineRule="auto"/>
      <w:jc w:val="center"/>
    </w:pPr>
    <w:rPr>
      <w:rFonts w:ascii="Arial" w:eastAsia="MS PGothic" w:hAnsi="Arial" w:cs="Arial"/>
      <w:spacing w:val="4"/>
      <w:kern w:val="0"/>
      <w:sz w:val="18"/>
      <w:szCs w:val="18"/>
      <w:lang w:eastAsia="ja-JP"/>
      <w14:ligatures w14:val="none"/>
    </w:rPr>
  </w:style>
  <w:style w:type="paragraph" w:customStyle="1" w:styleId="849BB4E0049D4C4D8CEFE323FC3C9F9B">
    <w:name w:val="849BB4E0049D4C4D8CEFE323FC3C9F9B"/>
    <w:rsid w:val="00750538"/>
    <w:pPr>
      <w:suppressAutoHyphens/>
      <w:autoSpaceDN w:val="0"/>
      <w:spacing w:after="0" w:line="264" w:lineRule="auto"/>
    </w:pPr>
    <w:rPr>
      <w:rFonts w:ascii="Arial" w:eastAsia="MS PGothic" w:hAnsi="Arial" w:cs="Arial"/>
      <w:spacing w:val="4"/>
      <w:kern w:val="0"/>
      <w:sz w:val="18"/>
      <w:szCs w:val="18"/>
      <w:lang w:eastAsia="ja-JP"/>
      <w14:ligatures w14:val="none"/>
    </w:rPr>
  </w:style>
  <w:style w:type="paragraph" w:customStyle="1" w:styleId="35D60FD7F9D8674E95D4C11D53E39D11">
    <w:name w:val="35D60FD7F9D8674E95D4C11D53E39D11"/>
    <w:rsid w:val="00750538"/>
    <w:pPr>
      <w:suppressAutoHyphens/>
      <w:autoSpaceDN w:val="0"/>
      <w:spacing w:after="0" w:line="264" w:lineRule="auto"/>
      <w:jc w:val="right"/>
    </w:pPr>
    <w:rPr>
      <w:rFonts w:ascii="Arial" w:eastAsia="MS PGothic" w:hAnsi="Arial" w:cs="Arial"/>
      <w:spacing w:val="4"/>
      <w:kern w:val="0"/>
      <w:sz w:val="18"/>
      <w:szCs w:val="20"/>
      <w:lang w:eastAsia="ja-JP"/>
      <w14:ligatures w14:val="none"/>
    </w:rPr>
  </w:style>
  <w:style w:type="paragraph" w:customStyle="1" w:styleId="90104B0A0E86984EA8AEC260C9614E57">
    <w:name w:val="90104B0A0E86984EA8AEC260C9614E57"/>
    <w:rsid w:val="00750538"/>
    <w:pPr>
      <w:suppressAutoHyphens/>
      <w:autoSpaceDN w:val="0"/>
      <w:spacing w:after="0" w:line="264" w:lineRule="auto"/>
      <w:jc w:val="right"/>
    </w:pPr>
    <w:rPr>
      <w:rFonts w:ascii="Arial" w:eastAsia="MS PGothic" w:hAnsi="Arial" w:cs="Arial"/>
      <w:spacing w:val="4"/>
      <w:kern w:val="0"/>
      <w:sz w:val="18"/>
      <w:szCs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30D8089AE3BC4580900E6CDDC3A355" ma:contentTypeVersion="14" ma:contentTypeDescription="Crear nuevo documento." ma:contentTypeScope="" ma:versionID="c653c97b434c4bdd2be9f0b889356be4">
  <xsd:schema xmlns:xsd="http://www.w3.org/2001/XMLSchema" xmlns:xs="http://www.w3.org/2001/XMLSchema" xmlns:p="http://schemas.microsoft.com/office/2006/metadata/properties" xmlns:ns2="4d212f68-8925-41bb-af30-707a3cc1e8d2" xmlns:ns3="d353b3a7-92db-456f-ad99-4c0b897569da" targetNamespace="http://schemas.microsoft.com/office/2006/metadata/properties" ma:root="true" ma:fieldsID="458c34c18f04ae7d0a1c7e00e2697b47" ns2:_="" ns3:_="">
    <xsd:import namespace="4d212f68-8925-41bb-af30-707a3cc1e8d2"/>
    <xsd:import namespace="d353b3a7-92db-456f-ad99-4c0b89756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12f68-8925-41bb-af30-707a3cc1e8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39da790-66f8-4156-9b49-c6ce0bed4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3b3a7-92db-456f-ad99-4c0b897569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0a3e931-702b-4061-bbf1-f7b8fe32d243}" ma:internalName="TaxCatchAll" ma:showField="CatchAllData" ma:web="d353b3a7-92db-456f-ad99-4c0b89756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53b3a7-92db-456f-ad99-4c0b897569da" xsi:nil="true"/>
    <lcf76f155ced4ddcb4097134ff3c332f xmlns="4d212f68-8925-41bb-af30-707a3cc1e8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BC9E23-6784-4743-9CB1-5F92C90677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3C3A2-8395-4AE6-B87D-131DA147C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212f68-8925-41bb-af30-707a3cc1e8d2"/>
    <ds:schemaRef ds:uri="d353b3a7-92db-456f-ad99-4c0b89756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F9B3DF-3A73-4E25-92A0-90AB8D24EEF0}">
  <ds:schemaRefs>
    <ds:schemaRef ds:uri="http://schemas.microsoft.com/office/2006/metadata/properties"/>
    <ds:schemaRef ds:uri="http://schemas.microsoft.com/office/infopath/2007/PartnerControls"/>
    <ds:schemaRef ds:uri="d353b3a7-92db-456f-ad99-4c0b897569da"/>
    <ds:schemaRef ds:uri="4d212f68-8925-41bb-af30-707a3cc1e8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730</Characters>
  <Application>Microsoft Office Word</Application>
  <DocSecurity>4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Romero Fernández</dc:creator>
  <cp:keywords/>
  <dc:description/>
  <cp:lastModifiedBy>Enrique Romero Fernández</cp:lastModifiedBy>
  <cp:revision>4</cp:revision>
  <dcterms:created xsi:type="dcterms:W3CDTF">2026-07-05T02:41:00Z</dcterms:created>
  <dcterms:modified xsi:type="dcterms:W3CDTF">2026-07-09T10:10:00Z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0x0101000D30D8089AE3BC4580900E6CDDC3A355</vt:lpwstr>
  </property>
  <property fmtid="{D5CDD505-2E9C-101B-9397-08002B2CF9AE}" pid="3" name="MediaServiceImageTags">
    <vt:lpwstr/>
  </property>
  <property fmtid="{D5CDD505-2E9C-101B-9397-08002B2CF9AE}" pid="5" name="docLang">
    <vt:lpwstr>es</vt:lpwstr>
  </property>
</Properties>
</file>